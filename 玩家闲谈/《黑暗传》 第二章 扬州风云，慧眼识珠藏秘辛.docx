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F3C8CAD">
      <w:pPr>
        <w:pStyle w:val="style0"/>
        <w:ind w:firstLineChars="20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离开华山的黑暗，如同一叶失舵的扁舟，在江湖的惊涛骇浪中漂泊。内力尽失，使他比寻常书生更加脆弱。风餐露宿，衣衫褴褛，昔日的文坛巨星，如今混迹于引车卖浆之流，尝尽了世态炎凉。他一路向南，漫无目的，最终随着人流，来到了以繁华富庶、武道昌盛闻名天下的扬州城。</w:t>
      </w:r>
    </w:p>
    <w:p w14:paraId="BC1B244E">
      <w:pPr>
        <w:pStyle w:val="style0"/>
        <w:ind w:firstLineChars="200"/>
        <w:rPr/>
      </w:pPr>
    </w:p>
    <w:p w14:paraId="F69AE850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扬州城内，车水马龙，商铺鳞次栉比。更引人注目的是，城中武林门派林立。华山派在此设有别院，依稀可见昔日同门的身影；峨眉女侠英姿飒爽，武当道人仙风道骨，少林僧侣宝相庄严；甚至神秘的逍遥派，其弟子亦偶尔惊鸿一现；而遍布天下的丐帮，在此地亦有重要分舵。各大武馆、镖局更是数不胜数，江湖豪杰、武林名宿时常汇聚于此，交流武学，切磋技艺，使得扬州城成了名副其实的武林圣地。</w:t>
      </w:r>
    </w:p>
    <w:p w14:paraId="AB84E110">
      <w:pPr>
        <w:pStyle w:val="style0"/>
        <w:ind w:firstLineChars="200"/>
        <w:rPr/>
      </w:pPr>
    </w:p>
    <w:p w14:paraId="64BD0351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此前在华山虽时日不长，但因进步神速，加之自废武功的惊人之举，早已在武林中小有名气，只是多数人只闻其名，未见其人。如今他内力全无，形同废人，更是无人将眼前这个落魄书生与那位“华山弃徒”联系起来。</w:t>
      </w:r>
    </w:p>
    <w:p w14:paraId="4E1BA813">
      <w:pPr>
        <w:pStyle w:val="style0"/>
        <w:ind w:firstLineChars="200"/>
        <w:rPr/>
      </w:pPr>
    </w:p>
    <w:p w14:paraId="ED394E22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流连于茶楼酒肆，听闻江湖轶事，也曾在各派演武场外观摩。虽自身无法运气发力，但他那被朱熹锤炼过的头脑，那“智如深海藏珠”的见识却未曾稍减。他看人比武，往往能一眼窥破招式中的破绽，洞悉内力运行的滞涩之处，其眼光之毒辣，堪称“活武学宝典”</w:t>
      </w:r>
      <w:ins w:id="0" w:author="23127PN0CC" w:date="2025-10-03T11:15:00Z">
        <w:r w:rsidR="59EFB442">
          <w:rPr>
            <w:rFonts w:hint="eastAsia"/>
            <w:lang w:eastAsia="zh-CN"/>
          </w:rPr>
          <w:t>。</w:t>
        </w:r>
      </w:ins>
      <w:del w:id="1" w:author="23127PN0CC" w:date="2025-10-03T11:15:00Z">
        <w:r w:rsidDel="A64BCC3F">
          <w:rPr>
            <w:rFonts w:hint="eastAsia"/>
            <w:lang w:eastAsia="zh-CN"/>
          </w:rPr>
          <w:delText>，</w:delText>
        </w:r>
      </w:del>
      <w:del w:id="2" w:author="23127PN0CC" w:date="2025-10-03T11:15:00Z">
        <w:r w:rsidDel="71F7899A">
          <w:rPr>
            <w:rFonts w:hint="eastAsia"/>
            <w:lang w:eastAsia="zh-CN"/>
          </w:rPr>
          <w:delText>堪</w:delText>
        </w:r>
      </w:del>
      <w:del w:id="3" w:author="23127PN0CC" w:date="2025-10-03T11:15:00Z">
        <w:r w:rsidDel="CE6E9351">
          <w:rPr>
            <w:rFonts w:hint="eastAsia"/>
            <w:lang w:eastAsia="zh-CN"/>
          </w:rPr>
          <w:delText>比</w:delText>
        </w:r>
      </w:del>
      <w:del w:id="4" w:author="23127PN0CC" w:date="2025-10-03T11:15:00Z">
        <w:r w:rsidDel="4985E082">
          <w:rPr>
            <w:rFonts w:hint="eastAsia"/>
            <w:lang w:eastAsia="zh-CN"/>
          </w:rPr>
          <w:delText>那</w:delText>
        </w:r>
      </w:del>
      <w:del w:id="5" w:author="23127PN0CC" w:date="2025-10-03T11:15:00Z">
        <w:r w:rsidDel="9A900E24">
          <w:rPr>
            <w:rFonts w:hint="eastAsia"/>
            <w:lang w:eastAsia="zh-CN"/>
          </w:rPr>
          <w:delText>位</w:delText>
        </w:r>
      </w:del>
      <w:del w:id="6" w:author="23127PN0CC" w:date="2025-10-03T11:15:00Z">
        <w:r w:rsidDel="F6EBD829">
          <w:rPr>
            <w:rFonts w:hint="eastAsia"/>
            <w:lang w:eastAsia="zh-CN"/>
          </w:rPr>
          <w:delText>传</w:delText>
        </w:r>
      </w:del>
      <w:del w:id="7" w:author="23127PN0CC" w:date="2025-10-03T11:15:00Z">
        <w:r w:rsidDel="D67D3431">
          <w:rPr>
            <w:rFonts w:hint="eastAsia"/>
            <w:lang w:eastAsia="zh-CN"/>
          </w:rPr>
          <w:delText>说</w:delText>
        </w:r>
      </w:del>
      <w:del w:id="8" w:author="23127PN0CC" w:date="2025-10-03T11:15:00Z">
        <w:r w:rsidDel="C5F50B40">
          <w:rPr>
            <w:rFonts w:hint="eastAsia"/>
            <w:lang w:eastAsia="zh-CN"/>
          </w:rPr>
          <w:delText>中</w:delText>
        </w:r>
      </w:del>
      <w:del w:id="9" w:author="23127PN0CC" w:date="2025-10-03T11:15:00Z">
        <w:r w:rsidDel="CBB09912">
          <w:rPr>
            <w:rFonts w:hint="eastAsia"/>
            <w:lang w:eastAsia="zh-CN"/>
          </w:rPr>
          <w:delText>的</w:delText>
        </w:r>
      </w:del>
      <w:del w:id="10" w:author="23127PN0CC" w:date="2025-10-03T11:15:00Z">
        <w:r w:rsidDel="0DBF8347">
          <w:rPr>
            <w:rFonts w:hint="eastAsia"/>
            <w:lang w:eastAsia="zh-CN"/>
          </w:rPr>
          <w:delText>王</w:delText>
        </w:r>
      </w:del>
      <w:del w:id="11" w:author="23127PN0CC" w:date="2025-10-03T11:15:00Z">
        <w:r w:rsidDel="CB4503F6">
          <w:rPr>
            <w:rFonts w:hint="eastAsia"/>
            <w:lang w:eastAsia="zh-CN"/>
          </w:rPr>
          <w:delText>语</w:delText>
        </w:r>
      </w:del>
      <w:del w:id="12" w:author="23127PN0CC" w:date="2025-10-03T11:15:00Z">
        <w:r w:rsidDel="903BA0D7">
          <w:rPr>
            <w:rFonts w:hint="eastAsia"/>
            <w:lang w:eastAsia="zh-CN"/>
          </w:rPr>
          <w:delText>嫣</w:delText>
        </w:r>
      </w:del>
      <w:del w:id="13" w:author="23127PN0CC" w:date="2025-10-03T11:15:00Z">
        <w:r w:rsidDel="7C67A49C">
          <w:rPr>
            <w:rFonts w:hint="eastAsia"/>
            <w:lang w:eastAsia="zh-CN"/>
          </w:rPr>
          <w:delText>。</w:delText>
        </w:r>
      </w:del>
    </w:p>
    <w:p w14:paraId="41B013AB">
      <w:pPr>
        <w:pStyle w:val="style0"/>
        <w:ind w:firstLineChars="200"/>
        <w:rPr/>
      </w:pPr>
    </w:p>
    <w:p w14:paraId="B55522C6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一日，黑暗正在一座颇有名气的“扬威武馆”外，驻足观看馆内弟子练习一套伏虎拳法。见那些弟子发力刚猛，却疏于变化，劲力直来直往，缺乏圆转之意，不由得微微摇头，低声自语：“力发十分，留无一二，刚不可久，柔不能守，可惜了这套拳法的精义。”</w:t>
      </w:r>
    </w:p>
    <w:p w14:paraId="47BBC1AC">
      <w:pPr>
        <w:pStyle w:val="style0"/>
        <w:ind w:firstLineChars="200"/>
        <w:rPr/>
      </w:pPr>
    </w:p>
    <w:p w14:paraId="D8ACC391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声音虽轻，却被恰好走出武馆大门的馆主</w:t>
      </w:r>
      <w:del w:id="14" w:author="23127PN0CC" w:date="2025-10-03T04:30:00Z">
        <w:r w:rsidDel="EAF00135">
          <w:rPr>
            <w:rFonts w:hint="eastAsia"/>
            <w:lang w:eastAsia="zh-CN"/>
          </w:rPr>
          <w:delText>刘正风</w:delText>
        </w:r>
      </w:del>
      <w:ins w:id="15" w:author="23127PN0CC" w:date="2025-10-03T04:30:00Z">
        <w:r w:rsidR="5EBA1E96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听在耳中。</w:t>
      </w:r>
      <w:del w:id="16" w:author="23127PN0CC" w:date="2025-10-03T04:30:00Z">
        <w:r w:rsidDel="0460B0CB">
          <w:rPr>
            <w:rFonts w:hint="eastAsia"/>
            <w:lang w:eastAsia="zh-CN"/>
          </w:rPr>
          <w:delText>刘正风</w:delText>
        </w:r>
      </w:del>
      <w:ins w:id="17" w:author="23127PN0CC" w:date="2025-10-03T04:30:00Z">
        <w:r w:rsidR="027B5703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年约四旬，面容儒雅，不似寻常武夫，他自身武功不算绝顶，但为人豪爽，喜好结交，在扬州武林人缘极广。他见黑暗虽衣衫褴褛，满面风尘，但身姿挺拔，眼神清澈温润，自有一股难以言喻的清华之气，心中已是一奇。再闻其点评，字字切中要害，更是惊讶。</w:t>
      </w:r>
    </w:p>
    <w:p w14:paraId="0DE5770A">
      <w:pPr>
        <w:pStyle w:val="style0"/>
        <w:ind w:firstLineChars="200"/>
        <w:rPr/>
      </w:pPr>
    </w:p>
    <w:p w14:paraId="4B24CD80">
      <w:pPr>
        <w:pStyle w:val="style0"/>
        <w:ind w:firstLineChars="200"/>
        <w:rPr>
          <w:rFonts w:hint="eastAsia"/>
          <w:lang w:eastAsia="zh-CN"/>
        </w:rPr>
      </w:pPr>
      <w:del w:id="18" w:author="23127PN0CC" w:date="2025-10-03T04:30:00Z">
        <w:r w:rsidDel="ED01BE2A">
          <w:rPr>
            <w:rFonts w:hint="eastAsia"/>
            <w:lang w:eastAsia="zh-CN"/>
          </w:rPr>
          <w:delText>刘正风</w:delText>
        </w:r>
      </w:del>
      <w:ins w:id="19" w:author="23127PN0CC" w:date="2025-10-03T04:30:00Z">
        <w:r w:rsidR="4959D93B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上前拱手，态度谦和：“这位先生请了，方才听先生点评敞馆弟子拳法，可谓一针见血，</w:t>
      </w:r>
      <w:del w:id="20" w:author="23127PN0CC" w:date="2025-10-03T04:31:00Z">
        <w:r w:rsidDel="293266E3">
          <w:rPr>
            <w:rFonts w:hint="eastAsia"/>
            <w:lang w:eastAsia="zh-CN"/>
          </w:rPr>
          <w:delText>刘</w:delText>
        </w:r>
      </w:del>
      <w:ins w:id="21" w:author="23127PN0CC" w:date="2025-10-03T04:31:00Z">
        <w:r w:rsidR="B4826901">
          <w:rPr>
            <w:rFonts w:hint="eastAsia"/>
            <w:lang w:eastAsia="zh-CN"/>
          </w:rPr>
          <w:t>黄</w:t>
        </w:r>
      </w:ins>
      <w:r>
        <w:rPr>
          <w:rFonts w:hint="eastAsia"/>
          <w:lang w:eastAsia="zh-CN"/>
        </w:rPr>
        <w:t>某佩服。不知先生高姓大名，可否赏光入内一叙？”</w:t>
      </w:r>
    </w:p>
    <w:p w14:paraId="2E679FD3">
      <w:pPr>
        <w:pStyle w:val="style0"/>
        <w:ind w:firstLineChars="200"/>
        <w:rPr/>
      </w:pPr>
    </w:p>
    <w:p w14:paraId="F5FBEF52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黑暗见对方礼数周到，眼神真诚，便还了一礼，坦然道：“落魄之人，姓名不足挂齿。馆主唤我黑暗即可。”</w:t>
      </w:r>
    </w:p>
    <w:p w14:paraId="BC7C43E6">
      <w:pPr>
        <w:pStyle w:val="style0"/>
        <w:ind w:firstLineChars="200"/>
        <w:rPr/>
      </w:pPr>
    </w:p>
    <w:p w14:paraId="F93BB5E8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“黑暗？”</w:t>
      </w:r>
      <w:del w:id="22" w:author="23127PN0CC" w:date="2025-10-03T04:30:00Z">
        <w:r w:rsidDel="235AF761">
          <w:rPr>
            <w:rFonts w:hint="eastAsia"/>
            <w:lang w:eastAsia="zh-CN"/>
          </w:rPr>
          <w:delText>刘正风</w:delText>
        </w:r>
      </w:del>
      <w:ins w:id="23" w:author="23127PN0CC" w:date="2025-10-03T04:30:00Z">
        <w:r w:rsidR="17F6895F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觉得这名字有些耳熟，一时却想不起在哪里听过。他将黑暗请入武馆静室，奉上香茗，二人从拳法武功，谈到江湖见闻，乃至经史子集，黑暗无不应对如流，见解精深，往往发前人所未发。</w:t>
      </w:r>
      <w:del w:id="24" w:author="23127PN0CC" w:date="2025-10-03T04:30:00Z">
        <w:r w:rsidDel="303CF2F7">
          <w:rPr>
            <w:rFonts w:hint="eastAsia"/>
            <w:lang w:eastAsia="zh-CN"/>
          </w:rPr>
          <w:delText>刘正风</w:delText>
        </w:r>
      </w:del>
      <w:ins w:id="25" w:author="23127PN0CC" w:date="2025-10-03T04:30:00Z">
        <w:r w:rsidR="B53294F0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越谈越是心惊，越听越是敬佩，直感到眼前之人学识之渊博，见识之高超，实乃平生仅见，堪称“天人”！</w:t>
      </w:r>
    </w:p>
    <w:p w14:paraId="7C184A5F">
      <w:pPr>
        <w:pStyle w:val="style0"/>
        <w:ind w:firstLineChars="200"/>
        <w:rPr/>
      </w:pPr>
    </w:p>
    <w:p w14:paraId="E5121B37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他见黑暗衣衫破旧，显然生计艰难，心中顿生怜才之念。当即不由分说，出钱为黑暗购置了全新的青衫鞋袜，又请他沐浴更衣。当黑暗整理完毕，重新出现在</w:t>
      </w:r>
      <w:del w:id="26" w:author="23127PN0CC" w:date="2025-10-03T04:30:00Z">
        <w:r w:rsidDel="F1DFEA7D">
          <w:rPr>
            <w:rFonts w:hint="eastAsia"/>
            <w:lang w:eastAsia="zh-CN"/>
          </w:rPr>
          <w:delText>刘正风</w:delText>
        </w:r>
      </w:del>
      <w:ins w:id="27" w:author="23127PN0CC" w:date="2025-10-03T04:30:00Z">
        <w:r w:rsidR="0F0C6FE0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面前时，虽面容依旧清癯，但那股子书卷清气与沉稳气度，更是彰显无遗，宛如明珠拭去尘埃，光彩照人。</w:t>
      </w:r>
    </w:p>
    <w:p w14:paraId="21CE5B25">
      <w:pPr>
        <w:pStyle w:val="style0"/>
        <w:ind w:firstLineChars="200"/>
        <w:rPr/>
      </w:pPr>
    </w:p>
    <w:p w14:paraId="CC368F74">
      <w:pPr>
        <w:pStyle w:val="style0"/>
        <w:ind w:firstLineChars="200"/>
        <w:rPr>
          <w:rFonts w:hint="eastAsia"/>
          <w:lang w:eastAsia="zh-CN"/>
        </w:rPr>
      </w:pPr>
      <w:del w:id="28" w:author="23127PN0CC" w:date="2025-10-03T04:30:00Z">
        <w:r w:rsidDel="11F39661">
          <w:rPr>
            <w:rFonts w:hint="eastAsia"/>
            <w:lang w:eastAsia="zh-CN"/>
          </w:rPr>
          <w:delText>刘正风</w:delText>
        </w:r>
      </w:del>
      <w:ins w:id="29" w:author="23127PN0CC" w:date="2025-10-03T04:30:00Z">
        <w:r w:rsidR="76AAAA7A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大喜，当晚便在扬州最有名的醉仙楼设宴，与黑暗畅饮。席间，他郑重提出邀请：“黑暗先生大才，屈居市井，实乃埋没。</w:t>
      </w:r>
      <w:ins w:id="30" w:author="23127PN0CC" w:date="2025-10-03T04:31:00Z">
        <w:r w:rsidR="D14D575C">
          <w:rPr>
            <w:rFonts w:hint="eastAsia"/>
            <w:lang w:eastAsia="zh-CN"/>
          </w:rPr>
          <w:t>黄</w:t>
        </w:r>
      </w:ins>
      <w:del w:id="31" w:author="23127PN0CC" w:date="2025-10-03T04:31:00Z">
        <w:r w:rsidDel="2DC6FC37">
          <w:rPr>
            <w:rFonts w:hint="eastAsia"/>
            <w:lang w:eastAsia="zh-CN"/>
          </w:rPr>
          <w:delText>刘</w:delText>
        </w:r>
      </w:del>
      <w:r>
        <w:rPr>
          <w:rFonts w:hint="eastAsia"/>
          <w:lang w:eastAsia="zh-CN"/>
        </w:rPr>
        <w:t>某不才，愿以武馆副馆主之位相邀，请先生留在扬威武馆，平日里只需指点一下馆中弟子武功，闲暇时能与</w:t>
      </w:r>
      <w:del w:id="32" w:author="23127PN0CC" w:date="2025-10-03T04:31:00Z">
        <w:r w:rsidDel="C2051937">
          <w:rPr>
            <w:rFonts w:hint="eastAsia"/>
            <w:lang w:eastAsia="zh-CN"/>
          </w:rPr>
          <w:delText>刘</w:delText>
        </w:r>
      </w:del>
      <w:ins w:id="33" w:author="23127PN0CC" w:date="2025-10-03T04:31:00Z">
        <w:r w:rsidR="0F2D92AA">
          <w:rPr>
            <w:rFonts w:hint="eastAsia"/>
            <w:lang w:eastAsia="zh-CN"/>
          </w:rPr>
          <w:t>黄</w:t>
        </w:r>
      </w:ins>
      <w:r>
        <w:rPr>
          <w:rFonts w:hint="eastAsia"/>
          <w:lang w:eastAsia="zh-CN"/>
        </w:rPr>
        <w:t>某谈文论武，便是平生快事！不知先生意下如何？”</w:t>
      </w:r>
    </w:p>
    <w:p w14:paraId="179CF512">
      <w:pPr>
        <w:pStyle w:val="style0"/>
        <w:ind w:firstLineChars="200"/>
        <w:rPr/>
      </w:pPr>
    </w:p>
    <w:p w14:paraId="BA204BEC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黑暗漂泊已久，身心俱疲，见</w:t>
      </w:r>
      <w:del w:id="34" w:author="23127PN0CC" w:date="2025-10-03T04:30:00Z">
        <w:r w:rsidDel="4E25C534">
          <w:rPr>
            <w:rFonts w:hint="eastAsia"/>
            <w:lang w:eastAsia="zh-CN"/>
          </w:rPr>
          <w:delText>刘正风</w:delText>
        </w:r>
      </w:del>
      <w:ins w:id="35" w:author="23127PN0CC" w:date="2025-10-03T04:30:00Z">
        <w:r w:rsidR="DA5594C8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诚意拳拳，此地又能接触各路武学，正合他暗中印证文武之道的心思，略一沉吟，便点头应允：“蒙馆主不弃，黑暗愿效绵薄之力。”</w:t>
      </w:r>
    </w:p>
    <w:p w14:paraId="A02A9824">
      <w:pPr>
        <w:pStyle w:val="style0"/>
        <w:ind w:firstLineChars="200"/>
        <w:rPr/>
      </w:pPr>
    </w:p>
    <w:p w14:paraId="4B2E0C61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自此，黑暗便在扬威武馆住了下来，担任教习。他虽不亲自下场演示高深武功，但每每在弟子演练时，只需寥寥数语点拨，便能切中要害，令弟子豁然开朗，武功进境神速。半年下来，经他指点而武功大进的弟子不下数十人，甚至一些其他门派来交流的年轻俊杰，在得到他几句提点后，也受益匪浅。“扬威武馆有位不出世的文武全才黑暗先生”的名声，渐渐在扬州武林中小范围地传开了。</w:t>
      </w:r>
    </w:p>
    <w:p w14:paraId="DD53C028">
      <w:pPr>
        <w:pStyle w:val="style0"/>
        <w:ind w:firstLineChars="200"/>
        <w:rPr/>
      </w:pPr>
    </w:p>
    <w:p w14:paraId="877A39DA">
      <w:pPr>
        <w:pStyle w:val="style0"/>
        <w:ind w:firstLineChars="200"/>
        <w:rPr>
          <w:rFonts w:hint="eastAsia"/>
          <w:lang w:eastAsia="zh-CN"/>
        </w:rPr>
      </w:pPr>
      <w:del w:id="36" w:author="23127PN0CC" w:date="2025-10-03T04:30:00Z">
        <w:r w:rsidDel="40E08E18">
          <w:rPr>
            <w:rFonts w:hint="eastAsia"/>
            <w:lang w:eastAsia="zh-CN"/>
          </w:rPr>
          <w:delText>刘正风</w:delText>
        </w:r>
      </w:del>
      <w:ins w:id="37" w:author="23127PN0CC" w:date="2025-10-03T04:30:00Z">
        <w:r w:rsidR="673BC255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对黑暗更是推心置腹，奉若师友。某一夜，他将黑暗请入密室，神色凝重地取出一物。</w:t>
      </w:r>
      <w:del w:id="38" w:author="23127PN0CC" w:date="2025-10-03T04:32:00Z">
        <w:r w:rsidDel="A14B75F8">
          <w:rPr>
            <w:rFonts w:hint="eastAsia"/>
            <w:lang w:eastAsia="zh-CN"/>
          </w:rPr>
          <w:delText>那是一个非金非玉、触手温润的黑色匣子，样式古朴，表面光滑如镜，毫无缝隙，正是江湖中流传已久的武林至宝——“成都之心”。</w:delText>
        </w:r>
      </w:del>
      <w:ins w:id="39" w:author="23127PN0CC" w:date="2025-10-03T04:32:00Z">
        <w:r w:rsidR="4454107B">
          <w:rPr>
            <w:rFonts w:hint="eastAsia"/>
            <w:lang w:eastAsia="zh-CN"/>
          </w:rPr>
          <w:t>是一个通体银白、材质非金非玉、形状如同一个比寻常鸡蛋稍显尖锐的椭圆体，严丝合缝，浑然天成。蛋形底部，有一根短柱与一个同样材质的圆形底座相连，稳稳立于桌面。整个物件散发着淡淡的金属光泽，却触手温润，正是江湖传闻中的武林至宝——“成都之心”。</w:t>
        </w:r>
      </w:ins>
      <w:r>
        <w:rPr>
          <w:rFonts w:hint="eastAsia"/>
          <w:lang w:eastAsia="zh-CN"/>
        </w:rPr>
        <w:t>据说其中藏有一卷惊天动地的秘籍，习之可天下无敌，但几十年来，无数英雄豪杰想尽办法，也无人能开启此匣。</w:t>
      </w:r>
    </w:p>
    <w:p w14:paraId="3D1FC1B7">
      <w:pPr>
        <w:pStyle w:val="style0"/>
        <w:ind w:firstLineChars="200"/>
        <w:rPr/>
      </w:pPr>
    </w:p>
    <w:p w14:paraId="DC258E7C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“黑暗先生，”</w:t>
      </w:r>
      <w:del w:id="40" w:author="23127PN0CC" w:date="2025-10-03T04:30:00Z">
        <w:r w:rsidDel="CBDC0E28">
          <w:rPr>
            <w:rFonts w:hint="eastAsia"/>
            <w:lang w:eastAsia="zh-CN"/>
          </w:rPr>
          <w:delText>刘正风</w:delText>
        </w:r>
      </w:del>
      <w:ins w:id="41" w:author="23127PN0CC" w:date="2025-10-03T04:30:00Z">
        <w:r w:rsidR="52ACDFD8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压低声音，“此物乃</w:t>
      </w:r>
      <w:del w:id="42" w:author="23127PN0CC" w:date="2025-10-03T04:31:00Z">
        <w:r w:rsidDel="44BBABFF">
          <w:rPr>
            <w:rFonts w:hint="eastAsia"/>
            <w:lang w:eastAsia="zh-CN"/>
          </w:rPr>
          <w:delText>先</w:delText>
        </w:r>
      </w:del>
      <w:del w:id="43" w:author="23127PN0CC" w:date="2025-10-03T04:31:00Z">
        <w:r w:rsidDel="6448B58A">
          <w:rPr>
            <w:rFonts w:hint="eastAsia"/>
            <w:lang w:eastAsia="zh-CN"/>
          </w:rPr>
          <w:delText>祖</w:delText>
        </w:r>
      </w:del>
      <w:ins w:id="44" w:author="23127PN0CC" w:date="2025-10-03T04:33:00Z">
        <w:r w:rsidR="9C3CB158">
          <w:rPr>
            <w:rFonts w:hint="eastAsia"/>
            <w:lang w:eastAsia="zh-CN"/>
          </w:rPr>
          <w:t>我</w:t>
        </w:r>
      </w:ins>
      <w:ins w:id="45" w:author="23127PN0CC" w:date="2025-10-03T04:33:00Z">
        <w:r w:rsidR="E6D19003">
          <w:rPr>
            <w:rFonts w:hint="eastAsia"/>
            <w:lang w:eastAsia="zh-CN"/>
          </w:rPr>
          <w:t>前些年</w:t>
        </w:r>
      </w:ins>
      <w:ins w:id="46" w:author="23127PN0CC" w:date="2025-10-03T04:33:00Z">
        <w:r w:rsidR="870625E7">
          <w:rPr>
            <w:rFonts w:hint="eastAsia"/>
            <w:lang w:eastAsia="zh-CN"/>
          </w:rPr>
          <w:t>外出</w:t>
        </w:r>
      </w:ins>
      <w:ins w:id="47" w:author="23127PN0CC" w:date="2025-10-03T04:33:00Z">
        <w:r w:rsidR="0D02D19C">
          <w:rPr>
            <w:rFonts w:hint="eastAsia"/>
            <w:lang w:eastAsia="zh-CN"/>
          </w:rPr>
          <w:t>游历</w:t>
        </w:r>
      </w:ins>
      <w:r>
        <w:rPr>
          <w:rFonts w:hint="eastAsia"/>
          <w:lang w:eastAsia="zh-CN"/>
        </w:rPr>
        <w:t>偶然所得，</w:t>
      </w:r>
      <w:del w:id="48" w:author="23127PN0CC" w:date="2025-10-03T04:33:00Z">
        <w:r w:rsidDel="D38F46EA">
          <w:rPr>
            <w:rFonts w:hint="eastAsia"/>
            <w:lang w:eastAsia="zh-CN"/>
          </w:rPr>
          <w:delText>传</w:delText>
        </w:r>
      </w:del>
      <w:del w:id="49" w:author="23127PN0CC" w:date="2025-10-03T04:33:00Z">
        <w:r w:rsidDel="63B09E54">
          <w:rPr>
            <w:rFonts w:hint="eastAsia"/>
            <w:lang w:eastAsia="zh-CN"/>
          </w:rPr>
          <w:delText>到</w:delText>
        </w:r>
      </w:del>
      <w:del w:id="50" w:author="23127PN0CC" w:date="2025-10-03T04:33:00Z">
        <w:r w:rsidDel="F465F4B7">
          <w:rPr>
            <w:rFonts w:hint="eastAsia"/>
            <w:lang w:eastAsia="zh-CN"/>
          </w:rPr>
          <w:delText>我</w:delText>
        </w:r>
      </w:del>
      <w:del w:id="51" w:author="23127PN0CC" w:date="2025-10-03T04:33:00Z">
        <w:r w:rsidDel="9CC23F13">
          <w:rPr>
            <w:rFonts w:hint="eastAsia"/>
            <w:lang w:eastAsia="zh-CN"/>
          </w:rPr>
          <w:delText>手</w:delText>
        </w:r>
      </w:del>
      <w:del w:id="52" w:author="23127PN0CC" w:date="2025-10-03T04:33:00Z">
        <w:r w:rsidDel="2CB59234">
          <w:rPr>
            <w:rFonts w:hint="eastAsia"/>
            <w:lang w:eastAsia="zh-CN"/>
          </w:rPr>
          <w:delText>，</w:delText>
        </w:r>
      </w:del>
      <w:del w:id="53" w:author="23127PN0CC" w:date="2025-10-03T04:33:00Z">
        <w:r w:rsidDel="77F1F467">
          <w:rPr>
            <w:rFonts w:hint="eastAsia"/>
            <w:lang w:eastAsia="zh-CN"/>
          </w:rPr>
          <w:delText>已</w:delText>
        </w:r>
      </w:del>
      <w:del w:id="54" w:author="23127PN0CC" w:date="2025-10-03T04:33:00Z">
        <w:r w:rsidDel="130F1043">
          <w:rPr>
            <w:rFonts w:hint="eastAsia"/>
            <w:lang w:eastAsia="zh-CN"/>
          </w:rPr>
          <w:delText>成</w:delText>
        </w:r>
      </w:del>
      <w:del w:id="55" w:author="23127PN0CC" w:date="2025-10-03T04:33:00Z">
        <w:r w:rsidDel="61C16BA2">
          <w:rPr>
            <w:rFonts w:hint="eastAsia"/>
            <w:lang w:eastAsia="zh-CN"/>
          </w:rPr>
          <w:delText>烫</w:delText>
        </w:r>
      </w:del>
      <w:del w:id="56" w:author="23127PN0CC" w:date="2025-10-03T04:33:00Z">
        <w:r w:rsidDel="35040FA3">
          <w:rPr>
            <w:rFonts w:hint="eastAsia"/>
            <w:lang w:eastAsia="zh-CN"/>
          </w:rPr>
          <w:delText>手</w:delText>
        </w:r>
      </w:del>
      <w:del w:id="57" w:author="23127PN0CC" w:date="2025-10-03T04:33:00Z">
        <w:r w:rsidDel="693D14AD">
          <w:rPr>
            <w:rFonts w:hint="eastAsia"/>
            <w:lang w:eastAsia="zh-CN"/>
          </w:rPr>
          <w:delText>山</w:delText>
        </w:r>
      </w:del>
      <w:del w:id="58" w:author="23127PN0CC" w:date="2025-10-03T04:33:00Z">
        <w:r w:rsidDel="AB964DD4">
          <w:rPr>
            <w:rFonts w:hint="eastAsia"/>
            <w:lang w:eastAsia="zh-CN"/>
          </w:rPr>
          <w:delText>芋</w:delText>
        </w:r>
      </w:del>
      <w:del w:id="59" w:author="23127PN0CC" w:date="2025-10-03T04:33:00Z">
        <w:r w:rsidDel="6D40B421">
          <w:rPr>
            <w:rFonts w:hint="eastAsia"/>
            <w:lang w:eastAsia="zh-CN"/>
          </w:rPr>
          <w:delText>。</w:delText>
        </w:r>
      </w:del>
      <w:r>
        <w:rPr>
          <w:rFonts w:hint="eastAsia"/>
          <w:lang w:eastAsia="zh-CN"/>
        </w:rPr>
        <w:t>江湖中人对此觊觎者甚众，</w:t>
      </w:r>
      <w:ins w:id="60" w:author="23127PN0CC" w:date="2025-10-03T04:34:00Z">
        <w:r w:rsidR="DC088602">
          <w:rPr>
            <w:rFonts w:hint="eastAsia"/>
            <w:lang w:eastAsia="zh-CN"/>
          </w:rPr>
          <w:t>这些年</w:t>
        </w:r>
      </w:ins>
      <w:ins w:id="61" w:author="23127PN0CC" w:date="2025-10-03T04:34:00Z">
        <w:r w:rsidR="94F80C5C">
          <w:rPr>
            <w:rFonts w:hint="eastAsia"/>
            <w:lang w:eastAsia="zh-CN"/>
          </w:rPr>
          <w:t>我</w:t>
        </w:r>
      </w:ins>
      <w:ins w:id="62" w:author="23127PN0CC" w:date="2025-10-03T04:34:00Z">
        <w:r w:rsidR="CC8F9D07">
          <w:rPr>
            <w:rFonts w:hint="eastAsia"/>
            <w:lang w:eastAsia="zh-CN"/>
          </w:rPr>
          <w:t>翻遍</w:t>
        </w:r>
      </w:ins>
      <w:ins w:id="63" w:author="23127PN0CC" w:date="2025-10-03T04:34:00Z">
        <w:r w:rsidR="22CB29A4">
          <w:rPr>
            <w:rFonts w:hint="eastAsia"/>
            <w:lang w:eastAsia="zh-CN"/>
          </w:rPr>
          <w:t>古籍</w:t>
        </w:r>
      </w:ins>
      <w:ins w:id="64" w:author="23127PN0CC" w:date="2025-10-03T04:34:00Z">
        <w:r w:rsidR="4351E7FC">
          <w:rPr>
            <w:rFonts w:hint="eastAsia"/>
            <w:lang w:eastAsia="zh-CN"/>
          </w:rPr>
          <w:t>，</w:t>
        </w:r>
      </w:ins>
      <w:ins w:id="65" w:author="23127PN0CC" w:date="2025-10-03T04:34:00Z">
        <w:r w:rsidR="DAAF10A6">
          <w:rPr>
            <w:rFonts w:hint="eastAsia"/>
            <w:lang w:eastAsia="zh-CN"/>
          </w:rPr>
          <w:t>尝试</w:t>
        </w:r>
      </w:ins>
      <w:ins w:id="66" w:author="23127PN0CC" w:date="2025-10-03T04:34:00Z">
        <w:r w:rsidR="33D8AEF5">
          <w:rPr>
            <w:rFonts w:hint="eastAsia"/>
            <w:lang w:eastAsia="zh-CN"/>
          </w:rPr>
          <w:t>无数</w:t>
        </w:r>
      </w:ins>
      <w:ins w:id="67" w:author="23127PN0CC" w:date="2025-10-03T04:34:00Z">
        <w:r w:rsidR="6C5A13C9">
          <w:rPr>
            <w:rFonts w:hint="eastAsia"/>
            <w:lang w:eastAsia="zh-CN"/>
          </w:rPr>
          <w:t>方法</w:t>
        </w:r>
      </w:ins>
      <w:ins w:id="68" w:author="23127PN0CC" w:date="2025-10-03T04:34:00Z">
        <w:r w:rsidR="D61649DF">
          <w:rPr>
            <w:rFonts w:hint="eastAsia"/>
            <w:lang w:eastAsia="zh-CN"/>
          </w:rPr>
          <w:t>，</w:t>
        </w:r>
      </w:ins>
      <w:ins w:id="69" w:author="23127PN0CC" w:date="2025-10-03T04:34:00Z">
        <w:r w:rsidR="513C3B2C">
          <w:rPr>
            <w:rFonts w:hint="eastAsia"/>
            <w:lang w:eastAsia="zh-CN"/>
          </w:rPr>
          <w:t>也</w:t>
        </w:r>
      </w:ins>
      <w:ins w:id="70" w:author="23127PN0CC" w:date="2025-10-03T04:34:00Z">
        <w:r w:rsidR="76C46B94">
          <w:rPr>
            <w:rFonts w:hint="eastAsia"/>
            <w:lang w:eastAsia="zh-CN"/>
          </w:rPr>
          <w:t>未能</w:t>
        </w:r>
      </w:ins>
      <w:ins w:id="71" w:author="23127PN0CC" w:date="2025-10-03T04:34:00Z">
        <w:r w:rsidR="D07DC451">
          <w:rPr>
            <w:rFonts w:hint="eastAsia"/>
            <w:lang w:eastAsia="zh-CN"/>
          </w:rPr>
          <w:t>开启</w:t>
        </w:r>
      </w:ins>
      <w:ins w:id="72" w:author="23127PN0CC" w:date="2025-10-03T04:34:00Z">
        <w:r w:rsidR="CB1BEFA2">
          <w:rPr>
            <w:rFonts w:hint="eastAsia"/>
            <w:lang w:eastAsia="zh-CN"/>
          </w:rPr>
          <w:t>此物</w:t>
        </w:r>
      </w:ins>
      <w:del w:id="73" w:author="23127PN0CC" w:date="2025-10-03T04:34:00Z">
        <w:r w:rsidDel="5D4A19B5">
          <w:rPr>
            <w:rFonts w:hint="eastAsia"/>
            <w:lang w:eastAsia="zh-CN"/>
          </w:rPr>
          <w:delText>我</w:delText>
        </w:r>
      </w:del>
      <w:del w:id="74" w:author="23127PN0CC" w:date="2025-10-03T04:34:00Z">
        <w:r w:rsidDel="76BDD95C">
          <w:rPr>
            <w:rFonts w:hint="eastAsia"/>
            <w:lang w:eastAsia="zh-CN"/>
          </w:rPr>
          <w:delText>武</w:delText>
        </w:r>
      </w:del>
      <w:del w:id="75" w:author="23127PN0CC" w:date="2025-10-03T04:34:00Z">
        <w:r w:rsidDel="3B078FF1">
          <w:rPr>
            <w:rFonts w:hint="eastAsia"/>
            <w:lang w:eastAsia="zh-CN"/>
          </w:rPr>
          <w:delText>馆</w:delText>
        </w:r>
      </w:del>
      <w:del w:id="76" w:author="23127PN0CC" w:date="2025-10-03T04:34:00Z">
        <w:r w:rsidDel="8616B729">
          <w:rPr>
            <w:rFonts w:hint="eastAsia"/>
            <w:lang w:eastAsia="zh-CN"/>
          </w:rPr>
          <w:delText>看</w:delText>
        </w:r>
      </w:del>
      <w:del w:id="77" w:author="23127PN0CC" w:date="2025-10-03T04:34:00Z">
        <w:r w:rsidDel="0243051A">
          <w:rPr>
            <w:rFonts w:hint="eastAsia"/>
            <w:lang w:eastAsia="zh-CN"/>
          </w:rPr>
          <w:delText>似</w:delText>
        </w:r>
      </w:del>
      <w:del w:id="78" w:author="23127PN0CC" w:date="2025-10-03T04:34:00Z">
        <w:r w:rsidDel="A03F5B2D">
          <w:rPr>
            <w:rFonts w:hint="eastAsia"/>
            <w:lang w:eastAsia="zh-CN"/>
          </w:rPr>
          <w:delText>风</w:delText>
        </w:r>
      </w:del>
      <w:del w:id="79" w:author="23127PN0CC" w:date="2025-10-03T04:34:00Z">
        <w:r w:rsidDel="B41A006A">
          <w:rPr>
            <w:rFonts w:hint="eastAsia"/>
            <w:lang w:eastAsia="zh-CN"/>
          </w:rPr>
          <w:delText>光</w:delText>
        </w:r>
      </w:del>
      <w:del w:id="80" w:author="23127PN0CC" w:date="2025-10-03T04:34:00Z">
        <w:r w:rsidDel="98FB62C6">
          <w:rPr>
            <w:rFonts w:hint="eastAsia"/>
            <w:lang w:eastAsia="zh-CN"/>
          </w:rPr>
          <w:delText>，</w:delText>
        </w:r>
      </w:del>
      <w:del w:id="81" w:author="23127PN0CC" w:date="2025-10-03T04:34:00Z">
        <w:r w:rsidDel="716A7384">
          <w:rPr>
            <w:rFonts w:hint="eastAsia"/>
            <w:lang w:eastAsia="zh-CN"/>
          </w:rPr>
          <w:delText>实</w:delText>
        </w:r>
      </w:del>
      <w:del w:id="82" w:author="23127PN0CC" w:date="2025-10-03T04:34:00Z">
        <w:r w:rsidDel="7865686F">
          <w:rPr>
            <w:rFonts w:hint="eastAsia"/>
            <w:lang w:eastAsia="zh-CN"/>
          </w:rPr>
          <w:delText>则</w:delText>
        </w:r>
      </w:del>
      <w:del w:id="83" w:author="23127PN0CC" w:date="2025-10-03T04:34:00Z">
        <w:r w:rsidDel="724193D7">
          <w:rPr>
            <w:rFonts w:hint="eastAsia"/>
            <w:lang w:eastAsia="zh-CN"/>
          </w:rPr>
          <w:delText>如</w:delText>
        </w:r>
      </w:del>
      <w:del w:id="84" w:author="23127PN0CC" w:date="2025-10-03T04:34:00Z">
        <w:r w:rsidDel="EDDE8803">
          <w:rPr>
            <w:rFonts w:hint="eastAsia"/>
            <w:lang w:eastAsia="zh-CN"/>
          </w:rPr>
          <w:delText>履</w:delText>
        </w:r>
      </w:del>
      <w:del w:id="85" w:author="23127PN0CC" w:date="2025-10-03T04:34:00Z">
        <w:r w:rsidDel="3CFCB9DA">
          <w:rPr>
            <w:rFonts w:hint="eastAsia"/>
            <w:lang w:eastAsia="zh-CN"/>
          </w:rPr>
          <w:delText>薄</w:delText>
        </w:r>
      </w:del>
      <w:del w:id="86" w:author="23127PN0CC" w:date="2025-10-03T04:34:00Z">
        <w:r w:rsidDel="D832237B">
          <w:rPr>
            <w:rFonts w:hint="eastAsia"/>
            <w:lang w:eastAsia="zh-CN"/>
          </w:rPr>
          <w:delText>冰</w:delText>
        </w:r>
      </w:del>
      <w:r>
        <w:rPr>
          <w:rFonts w:hint="eastAsia"/>
          <w:lang w:eastAsia="zh-CN"/>
        </w:rPr>
        <w:t>。我观先生智慧如海，学识通天，或非常人。此物留在我处，终是祸端。今日，我便将它托付给先生。”</w:t>
      </w:r>
    </w:p>
    <w:p w14:paraId="61918C06">
      <w:pPr>
        <w:pStyle w:val="style0"/>
        <w:ind w:firstLineChars="200"/>
        <w:rPr/>
      </w:pPr>
    </w:p>
    <w:p w14:paraId="3931DF58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黑暗愕然：“馆主，此等重宝，黑暗何德何能……”</w:t>
      </w:r>
    </w:p>
    <w:p w14:paraId="7BBC029E">
      <w:pPr>
        <w:pStyle w:val="style0"/>
        <w:ind w:firstLineChars="200"/>
        <w:rPr/>
      </w:pPr>
    </w:p>
    <w:p w14:paraId="77CF9D32">
      <w:pPr>
        <w:pStyle w:val="style0"/>
        <w:ind w:firstLineChars="200"/>
        <w:rPr>
          <w:rFonts w:hint="eastAsia"/>
          <w:lang w:eastAsia="zh-CN"/>
        </w:rPr>
      </w:pPr>
      <w:del w:id="87" w:author="23127PN0CC" w:date="2025-10-03T04:30:00Z">
        <w:r w:rsidDel="2B899D45">
          <w:rPr>
            <w:rFonts w:hint="eastAsia"/>
            <w:lang w:eastAsia="zh-CN"/>
          </w:rPr>
          <w:delText>刘正风</w:delText>
        </w:r>
      </w:del>
      <w:ins w:id="88" w:author="23127PN0CC" w:date="2025-10-03T04:30:00Z">
        <w:r w:rsidR="6F0D269E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摆手打断，语气坚决：“我相信自己的眼光。先生非常人，此物或许唯有在先生手中，方能得见天日，化解其中因果。请先生万勿推辞！”说罢，不由分说地将“成都之心”塞入黑暗手中。</w:t>
      </w:r>
    </w:p>
    <w:p w14:paraId="145A8FB0">
      <w:pPr>
        <w:pStyle w:val="style0"/>
        <w:ind w:firstLineChars="200"/>
        <w:rPr/>
      </w:pPr>
    </w:p>
    <w:p w14:paraId="D9B86753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黑暗感其信任，又知此物关系重大，只得郑重收起，承诺必妥善保管。</w:t>
      </w:r>
    </w:p>
    <w:p w14:paraId="0A141F8D">
      <w:pPr>
        <w:pStyle w:val="style0"/>
        <w:ind w:firstLineChars="200"/>
        <w:rPr/>
      </w:pPr>
    </w:p>
    <w:p w14:paraId="59923F13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然而，就在黑暗接受“成都之心”后不久，灾祸降临。一夜之间，一群身份不明、训练有素的黑衣杀手突袭扬威武馆，见人就杀，纵火焚烧。馆主</w:t>
      </w:r>
      <w:del w:id="89" w:author="23127PN0CC" w:date="2025-10-03T04:30:00Z">
        <w:r w:rsidDel="B204F074">
          <w:rPr>
            <w:rFonts w:hint="eastAsia"/>
            <w:lang w:eastAsia="zh-CN"/>
          </w:rPr>
          <w:delText>刘正风</w:delText>
        </w:r>
      </w:del>
      <w:ins w:id="90" w:author="23127PN0CC" w:date="2025-10-03T04:30:00Z">
        <w:r w:rsidR="46097239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奋力抵抗，终因寡不敌众，与馆内多名教习、弟子一同罹难，武馆化为一片白地。</w:t>
      </w:r>
    </w:p>
    <w:p w14:paraId="9AE1F496">
      <w:pPr>
        <w:pStyle w:val="style0"/>
        <w:ind w:firstLineChars="200"/>
        <w:rPr/>
      </w:pPr>
    </w:p>
    <w:p w14:paraId="5743F48B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当晚，黑暗因受</w:t>
      </w:r>
      <w:del w:id="91" w:author="23127PN0CC" w:date="2025-10-03T04:30:00Z">
        <w:r w:rsidDel="9CA61A88">
          <w:rPr>
            <w:rFonts w:hint="eastAsia"/>
            <w:lang w:eastAsia="zh-CN"/>
          </w:rPr>
          <w:delText>刘正风</w:delText>
        </w:r>
      </w:del>
      <w:ins w:id="92" w:author="23127PN0CC" w:date="2025-10-03T04:30:00Z">
        <w:r w:rsidR="21692BD4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所托，前往城西为一户人家鉴定古书，侥幸逃过一劫。待他归来，只见武馆废墟余烬未熄，焦尸遍地，惨不忍睹。</w:t>
      </w:r>
    </w:p>
    <w:p w14:paraId="413EB0B6">
      <w:pPr>
        <w:pStyle w:val="style0"/>
        <w:ind w:firstLineChars="200"/>
        <w:rPr/>
      </w:pPr>
    </w:p>
    <w:p w14:paraId="0D8D895F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黑暗心中悲愤难抑，强忍悲痛，在废墟外围暗中查探。果然发现有两个形迹可疑、眼神锐利的劲装汉子在附近徘徊，目光不断扫视着过往行人，显然是在蹲守漏网之鱼。</w:t>
      </w:r>
    </w:p>
    <w:p w14:paraId="1318996C">
      <w:pPr>
        <w:pStyle w:val="style0"/>
        <w:ind w:firstLineChars="200"/>
        <w:rPr/>
      </w:pPr>
    </w:p>
    <w:p w14:paraId="9EFB94EF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黑暗心知这必是凶手派来的眼线。他不动声色，故意显露行藏，装作惊慌失措的样子，向城外荒僻处走去。那两名汉子对视一眼，悄然跟上。</w:t>
      </w:r>
    </w:p>
    <w:p w14:paraId="B62606C9">
      <w:pPr>
        <w:pStyle w:val="style0"/>
        <w:ind w:firstLineChars="200"/>
        <w:rPr/>
      </w:pPr>
    </w:p>
    <w:p w14:paraId="A64D3140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行至城外一片密林，黑暗突然停步转身。那两名汉子见行迹败露，立刻凶相毕露，拔出淬毒短刃扑了上来。他们武功路数阴狠刁钻，显然是专司暗杀的杀手。</w:t>
      </w:r>
    </w:p>
    <w:p w14:paraId="5ADADA5B">
      <w:pPr>
        <w:pStyle w:val="style0"/>
        <w:ind w:firstLineChars="200"/>
        <w:rPr/>
      </w:pPr>
    </w:p>
    <w:p w14:paraId="8003A540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然而，黑暗虽无内力，但其对武学招式的理解已达化境，更是早已从</w:t>
      </w:r>
      <w:del w:id="93" w:author="23127PN0CC" w:date="2025-10-03T04:30:00Z">
        <w:r w:rsidDel="2A5FEF14">
          <w:rPr>
            <w:rFonts w:hint="eastAsia"/>
            <w:lang w:eastAsia="zh-CN"/>
          </w:rPr>
          <w:delText>刘正风</w:delText>
        </w:r>
      </w:del>
      <w:ins w:id="94" w:author="23127PN0CC" w:date="2025-10-03T04:30:00Z">
        <w:r w:rsidR="6C437D09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处知晓了“杀手楼”这个神秘组织的行事风格和部分武功特点。他脚下步伐看似杂乱，却暗合九宫八卦，总能于间不容发之际避开致命攻击。手中一根临时捡来的树枝，点、刺、挑、引，专攻对方招式衔接的破绽与发力旧力已尽、新力未生之处。</w:t>
      </w:r>
    </w:p>
    <w:p w14:paraId="97FE0755">
      <w:pPr>
        <w:pStyle w:val="style0"/>
        <w:ind w:firstLineChars="200"/>
        <w:rPr/>
      </w:pPr>
    </w:p>
    <w:p w14:paraId="89866B4D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不过三五招，那两名杀手便觉手腕、肘关节剧痛，兵刃脱手，周身劲力仿佛泥牛入海，被对方轻描淡写地化解、牵引，摔倒在地，关节已被巧劲错开，动弹不得。</w:t>
      </w:r>
    </w:p>
    <w:p w14:paraId="6F9BC678">
      <w:pPr>
        <w:pStyle w:val="style0"/>
        <w:ind w:firstLineChars="200"/>
        <w:rPr/>
      </w:pPr>
    </w:p>
    <w:p w14:paraId="C127CE0E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黑暗居高临下，目光冰冷：“杀手楼？为何灭扬威武馆满门？”</w:t>
      </w:r>
    </w:p>
    <w:p w14:paraId="2949863D">
      <w:pPr>
        <w:pStyle w:val="style0"/>
        <w:ind w:firstLineChars="200"/>
        <w:rPr/>
      </w:pPr>
    </w:p>
    <w:p w14:paraId="0993CF7C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那两名杀手起初还想嘴硬，但黑暗句句问在关键，更点破他们武功中的隐秘特征，令他们心神剧震。在黑暗那仿佛能洞悉一切的目光逼视下，加之对未知的恐惧（一个无内力之人竟能如此轻易制服他们），终于崩溃，吐露实情：正是为了寻找“成都之心”！楼主得到密报，确信此物就在</w:t>
      </w:r>
      <w:del w:id="95" w:author="23127PN0CC" w:date="2025-10-03T04:30:00Z">
        <w:r w:rsidDel="5584934C">
          <w:rPr>
            <w:rFonts w:hint="eastAsia"/>
            <w:lang w:eastAsia="zh-CN"/>
          </w:rPr>
          <w:delText>刘正风</w:delText>
        </w:r>
      </w:del>
      <w:ins w:id="96" w:author="23127PN0CC" w:date="2025-10-03T04:30:00Z">
        <w:r w:rsidR="64F465E2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手中，故派人强夺。未能找到，故留人蹲守，看是否有知情人返回。</w:t>
      </w:r>
    </w:p>
    <w:p w14:paraId="B0041140">
      <w:pPr>
        <w:pStyle w:val="style0"/>
        <w:ind w:firstLineChars="200"/>
        <w:rPr/>
      </w:pPr>
    </w:p>
    <w:p w14:paraId="2E56160A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黑暗闻言，心中最后一丝侥幸也破灭了。他望着扬州城的方向，想起</w:t>
      </w:r>
      <w:del w:id="97" w:author="23127PN0CC" w:date="2025-10-03T04:30:00Z">
        <w:r w:rsidDel="545E9415">
          <w:rPr>
            <w:rFonts w:hint="eastAsia"/>
            <w:lang w:eastAsia="zh-CN"/>
          </w:rPr>
          <w:delText>刘正风</w:delText>
        </w:r>
      </w:del>
      <w:ins w:id="98" w:author="23127PN0CC" w:date="2025-10-03T04:30:00Z">
        <w:r w:rsidR="212DB7E6">
          <w:rPr>
            <w:rFonts w:hint="eastAsia"/>
            <w:lang w:eastAsia="zh-CN"/>
          </w:rPr>
          <w:t>黄牛</w:t>
        </w:r>
      </w:ins>
      <w:r>
        <w:rPr>
          <w:rFonts w:hint="eastAsia"/>
          <w:lang w:eastAsia="zh-CN"/>
        </w:rPr>
        <w:t>的知遇之恩与托付之重，一股深沉的责任感与悲怆涌上心头。武馆已毁，扬州已成是非之地，杀手楼绝不会善罢甘休。</w:t>
      </w:r>
    </w:p>
    <w:p w14:paraId="21A05764">
      <w:pPr>
        <w:pStyle w:val="style0"/>
        <w:ind w:firstLineChars="200"/>
        <w:rPr/>
      </w:pPr>
    </w:p>
    <w:p w14:paraId="0BEF4ABC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他沉默地看了两名杀手一眼，</w:t>
      </w:r>
      <w:ins w:id="99" w:author="23127PN0CC" w:date="2025-10-03T11:17:00Z">
        <w:r w:rsidR="1D79AE53">
          <w:rPr>
            <w:rFonts w:hint="eastAsia"/>
            <w:lang w:eastAsia="zh-CN"/>
          </w:rPr>
          <w:t>用</w:t>
        </w:r>
      </w:ins>
      <w:del w:id="100" w:author="23127PN0CC" w:date="2025-10-03T11:16:00Z">
        <w:r w:rsidDel="A658C8D7">
          <w:rPr>
            <w:rFonts w:hint="eastAsia"/>
            <w:lang w:eastAsia="zh-CN"/>
          </w:rPr>
          <w:delText>没</w:delText>
        </w:r>
      </w:del>
      <w:del w:id="101" w:author="23127PN0CC" w:date="2025-10-03T11:16:00Z">
        <w:r w:rsidDel="DDF04AE1">
          <w:rPr>
            <w:rFonts w:hint="eastAsia"/>
            <w:lang w:eastAsia="zh-CN"/>
          </w:rPr>
          <w:delText>有</w:delText>
        </w:r>
      </w:del>
      <w:del w:id="102" w:author="23127PN0CC" w:date="2025-10-03T11:16:00Z">
        <w:r w:rsidDel="C355B5F0">
          <w:rPr>
            <w:rFonts w:hint="eastAsia"/>
            <w:lang w:eastAsia="zh-CN"/>
          </w:rPr>
          <w:delText>取</w:delText>
        </w:r>
      </w:del>
      <w:del w:id="103" w:author="23127PN0CC" w:date="2025-10-03T11:16:00Z">
        <w:r w:rsidDel="0BAAFBF6">
          <w:rPr>
            <w:rFonts w:hint="eastAsia"/>
            <w:lang w:eastAsia="zh-CN"/>
          </w:rPr>
          <w:delText>他</w:delText>
        </w:r>
      </w:del>
      <w:del w:id="104" w:author="23127PN0CC" w:date="2025-10-03T11:16:00Z">
        <w:r w:rsidDel="78E9C8C4">
          <w:rPr>
            <w:rFonts w:hint="eastAsia"/>
            <w:lang w:eastAsia="zh-CN"/>
          </w:rPr>
          <w:delText>们</w:delText>
        </w:r>
      </w:del>
      <w:del w:id="105" w:author="23127PN0CC" w:date="2025-10-03T11:16:00Z">
        <w:r w:rsidDel="883BD680">
          <w:rPr>
            <w:rFonts w:hint="eastAsia"/>
            <w:lang w:eastAsia="zh-CN"/>
          </w:rPr>
          <w:delText>性</w:delText>
        </w:r>
      </w:del>
      <w:del w:id="106" w:author="23127PN0CC" w:date="2025-10-03T11:16:00Z">
        <w:r w:rsidDel="837D8866">
          <w:rPr>
            <w:rFonts w:hint="eastAsia"/>
            <w:lang w:eastAsia="zh-CN"/>
          </w:rPr>
          <w:delText>命</w:delText>
        </w:r>
      </w:del>
      <w:del w:id="107" w:author="23127PN0CC" w:date="2025-10-03T11:16:00Z">
        <w:r w:rsidDel="B148CB56">
          <w:rPr>
            <w:rFonts w:hint="eastAsia"/>
            <w:lang w:eastAsia="zh-CN"/>
          </w:rPr>
          <w:delText>，</w:delText>
        </w:r>
      </w:del>
      <w:del w:id="108" w:author="23127PN0CC" w:date="2025-10-03T11:16:00Z">
        <w:r w:rsidDel="627EF141">
          <w:rPr>
            <w:rFonts w:hint="eastAsia"/>
            <w:lang w:eastAsia="zh-CN"/>
          </w:rPr>
          <w:delText>只</w:delText>
        </w:r>
      </w:del>
      <w:del w:id="109" w:author="23127PN0CC" w:date="2025-10-03T11:16:00Z">
        <w:r w:rsidDel="D3F27976">
          <w:rPr>
            <w:rFonts w:hint="eastAsia"/>
            <w:lang w:eastAsia="zh-CN"/>
          </w:rPr>
          <w:delText>是</w:delText>
        </w:r>
      </w:del>
      <w:del w:id="110" w:author="23127PN0CC" w:date="2025-10-03T11:16:00Z">
        <w:r w:rsidDel="8485B7A7">
          <w:rPr>
            <w:rFonts w:hint="eastAsia"/>
            <w:lang w:eastAsia="zh-CN"/>
          </w:rPr>
          <w:delText>废</w:delText>
        </w:r>
      </w:del>
      <w:del w:id="111" w:author="23127PN0CC" w:date="2025-10-03T11:16:00Z">
        <w:r w:rsidDel="40BE9F20">
          <w:rPr>
            <w:rFonts w:hint="eastAsia"/>
            <w:lang w:eastAsia="zh-CN"/>
          </w:rPr>
          <w:delText>了</w:delText>
        </w:r>
      </w:del>
      <w:del w:id="112" w:author="23127PN0CC" w:date="2025-10-03T11:16:00Z">
        <w:r w:rsidDel="5309667F">
          <w:rPr>
            <w:rFonts w:hint="eastAsia"/>
            <w:lang w:eastAsia="zh-CN"/>
          </w:rPr>
          <w:delText>他</w:delText>
        </w:r>
      </w:del>
      <w:del w:id="113" w:author="23127PN0CC" w:date="2025-10-03T11:16:00Z">
        <w:r w:rsidDel="F54CD7AE">
          <w:rPr>
            <w:rFonts w:hint="eastAsia"/>
            <w:lang w:eastAsia="zh-CN"/>
          </w:rPr>
          <w:delText>们</w:delText>
        </w:r>
      </w:del>
      <w:del w:id="114" w:author="23127PN0CC" w:date="2025-10-03T11:16:00Z">
        <w:r w:rsidDel="7816D964">
          <w:rPr>
            <w:rFonts w:hint="eastAsia"/>
            <w:lang w:eastAsia="zh-CN"/>
          </w:rPr>
          <w:delText>的</w:delText>
        </w:r>
      </w:del>
      <w:del w:id="115" w:author="23127PN0CC" w:date="2025-10-03T11:16:00Z">
        <w:r w:rsidDel="B260D479">
          <w:rPr>
            <w:rFonts w:hint="eastAsia"/>
            <w:lang w:eastAsia="zh-CN"/>
          </w:rPr>
          <w:delText>武</w:delText>
        </w:r>
      </w:del>
      <w:del w:id="116" w:author="23127PN0CC" w:date="2025-10-03T11:16:00Z">
        <w:r w:rsidDel="3EAEA79D">
          <w:rPr>
            <w:rFonts w:hint="eastAsia"/>
            <w:lang w:eastAsia="zh-CN"/>
          </w:rPr>
          <w:delText>功</w:delText>
        </w:r>
      </w:del>
      <w:ins w:id="117" w:author="23127PN0CC" w:date="2025-10-03T11:18:00Z">
        <w:r w:rsidR="2A1BC135">
          <w:rPr>
            <w:rFonts w:hint="eastAsia"/>
            <w:lang w:eastAsia="zh-CN"/>
          </w:rPr>
          <w:t>树枝</w:t>
        </w:r>
      </w:ins>
      <w:ins w:id="118" w:author="23127PN0CC" w:date="2025-10-03T11:18:00Z">
        <w:r w:rsidR="E3C4D613">
          <w:rPr>
            <w:rFonts w:hint="eastAsia"/>
            <w:lang w:eastAsia="zh-CN"/>
          </w:rPr>
          <w:t>洞穿</w:t>
        </w:r>
      </w:ins>
      <w:ins w:id="119" w:author="23127PN0CC" w:date="2025-10-03T11:18:00Z">
        <w:r w:rsidR="4CA5420A">
          <w:rPr>
            <w:rFonts w:hint="eastAsia"/>
            <w:lang w:eastAsia="zh-CN"/>
          </w:rPr>
          <w:t>了</w:t>
        </w:r>
      </w:ins>
      <w:ins w:id="120" w:author="23127PN0CC" w:date="2025-10-03T11:18:00Z">
        <w:r w:rsidR="44BABFA5">
          <w:rPr>
            <w:rFonts w:hint="eastAsia"/>
            <w:lang w:eastAsia="zh-CN"/>
          </w:rPr>
          <w:t>两名</w:t>
        </w:r>
      </w:ins>
      <w:ins w:id="121" w:author="23127PN0CC" w:date="2025-10-03T11:18:00Z">
        <w:r w:rsidR="393016BD">
          <w:rPr>
            <w:rFonts w:hint="eastAsia"/>
            <w:lang w:eastAsia="zh-CN"/>
          </w:rPr>
          <w:t>杀手</w:t>
        </w:r>
      </w:ins>
      <w:ins w:id="122" w:author="23127PN0CC" w:date="2025-10-03T11:18:00Z">
        <w:r w:rsidR="16EC0D45">
          <w:rPr>
            <w:rFonts w:hint="eastAsia"/>
            <w:lang w:eastAsia="zh-CN"/>
          </w:rPr>
          <w:t>的</w:t>
        </w:r>
      </w:ins>
      <w:ins w:id="123" w:author="23127PN0CC" w:date="2025-10-03T11:19:00Z">
        <w:r w:rsidR="3C737632">
          <w:rPr>
            <w:rFonts w:hint="eastAsia"/>
            <w:lang w:eastAsia="zh-CN"/>
          </w:rPr>
          <w:t>心脏</w:t>
        </w:r>
      </w:ins>
      <w:r>
        <w:rPr>
          <w:rFonts w:hint="eastAsia"/>
          <w:lang w:eastAsia="zh-CN"/>
        </w:rPr>
        <w:t>，随即转身，毫不犹豫地没入漆黑的夜色之中，再次开始了流浪。</w:t>
      </w:r>
    </w:p>
    <w:p w14:paraId="BD299CA0">
      <w:pPr>
        <w:pStyle w:val="style0"/>
        <w:ind w:firstLineChars="200"/>
        <w:rPr/>
      </w:pPr>
    </w:p>
    <w:p w14:paraId="2FE8CDE1">
      <w:pPr>
        <w:pStyle w:val="style0"/>
        <w:ind w:firstLineChars="200"/>
        <w:rPr>
          <w:ins w:id="124" w:author="23127PN0CC" w:date="2025-10-03T11:22:00Z"/>
          <w:rFonts w:hint="eastAsia"/>
          <w:lang w:eastAsia="zh-CN"/>
        </w:rPr>
      </w:pPr>
      <w:r>
        <w:rPr>
          <w:rFonts w:hint="eastAsia"/>
          <w:lang w:eastAsia="zh-CN"/>
        </w:rPr>
        <w:t>这一次，他</w:t>
      </w:r>
      <w:ins w:id="125" w:author="23127PN0CC" w:date="2025-10-03T11:18:00Z">
        <w:r w:rsidR="AF5DC161">
          <w:rPr>
            <w:rFonts w:hint="eastAsia"/>
            <w:lang w:eastAsia="zh-CN"/>
          </w:rPr>
          <w:t>腚</w:t>
        </w:r>
      </w:ins>
      <w:del w:id="126" w:author="23127PN0CC" w:date="2025-10-03T11:18:00Z">
        <w:r w:rsidDel="43D47C1D">
          <w:rPr>
            <w:rFonts w:hint="eastAsia"/>
            <w:lang w:eastAsia="zh-CN"/>
          </w:rPr>
          <w:delText>怀</w:delText>
        </w:r>
      </w:del>
      <w:r>
        <w:rPr>
          <w:rFonts w:hint="eastAsia"/>
          <w:lang w:eastAsia="zh-CN"/>
        </w:rPr>
        <w:t>中多了一个关系重大的“成都之心”，肩上也多了一份沉重的承诺与血仇。他一路向北，心境比离开华山时更加苍凉，却也更加坚定。</w:t>
      </w:r>
    </w:p>
    <w:p w14:paraId="DDBB6CDF">
      <w:pPr>
        <w:pStyle w:val="style0"/>
        <w:ind w:firstLineChars="200"/>
        <w:rPr>
          <w:ins w:id="127" w:author="23127PN0CC" w:date="2025-10-03T11:22:00Z"/>
        </w:rPr>
      </w:pPr>
    </w:p>
    <w:p w14:paraId="98921862">
      <w:pPr>
        <w:pStyle w:val="style0"/>
        <w:ind w:firstLineChars="200"/>
        <w:rPr>
          <w:ins w:id="128" w:author="23127PN0CC" w:date="2025-10-03T11:22:00Z"/>
        </w:rPr>
      </w:pPr>
    </w:p>
    <w:p w14:paraId="E9502653">
      <w:pPr>
        <w:pStyle w:val="style0"/>
        <w:ind w:firstLineChars="200"/>
        <w:rPr>
          <w:ins w:id="129" w:author="23127PN0CC" w:date="2025-10-03T11:22:00Z"/>
        </w:rPr>
      </w:pPr>
    </w:p>
    <w:p w14:paraId="4E17E432">
      <w:pPr>
        <w:pStyle w:val="style0"/>
        <w:ind w:firstLineChars="200"/>
        <w:rPr>
          <w:ins w:id="130" w:author="23127PN0CC" w:date="2025-10-03T11:22:00Z"/>
        </w:rPr>
      </w:pPr>
    </w:p>
    <w:p w14:paraId="C3DFC73C">
      <w:pPr>
        <w:pStyle w:val="style0"/>
        <w:ind w:firstLineChars="200"/>
        <w:rPr>
          <w:ins w:id="131" w:author="23127PN0CC" w:date="2025-10-03T11:22:00Z"/>
        </w:rPr>
      </w:pPr>
    </w:p>
    <w:p w14:paraId="8C1007CE">
      <w:pPr>
        <w:pStyle w:val="style0"/>
        <w:ind w:firstLineChars="200"/>
        <w:rPr>
          <w:ins w:id="132" w:author="23127PN0CC" w:date="2025-10-03T11:22:00Z"/>
        </w:rPr>
      </w:pPr>
    </w:p>
    <w:p w14:paraId="E3C701CA">
      <w:pPr>
        <w:pStyle w:val="style0"/>
        <w:ind w:firstLineChars="200"/>
        <w:rPr>
          <w:ins w:id="133" w:author="23127PN0CC" w:date="2025-10-03T11:22:00Z"/>
        </w:rPr>
      </w:pPr>
    </w:p>
    <w:p w14:paraId="5ADA032B">
      <w:pPr>
        <w:pStyle w:val="style0"/>
        <w:ind w:firstLineChars="200"/>
        <w:rPr>
          <w:ins w:id="134" w:author="23127PN0CC" w:date="2025-10-03T11:22:00Z"/>
        </w:rPr>
      </w:pPr>
    </w:p>
    <w:p w14:paraId="D2FF915E">
      <w:pPr>
        <w:pStyle w:val="style0"/>
        <w:ind w:firstLineChars="200"/>
        <w:rPr>
          <w:ins w:id="135" w:author="23127PN0CC" w:date="2025-10-03T11:22:00Z"/>
        </w:rPr>
      </w:pPr>
    </w:p>
    <w:p w14:paraId="22F76606">
      <w:pPr>
        <w:pStyle w:val="style0"/>
        <w:ind w:firstLineChars="200"/>
        <w:rPr>
          <w:ins w:id="136" w:author="23127PN0CC" w:date="2025-10-03T11:22:00Z"/>
        </w:rPr>
      </w:pPr>
    </w:p>
    <w:p w14:paraId="C1A95D1B">
      <w:pPr>
        <w:pStyle w:val="style0"/>
        <w:ind w:firstLineChars="200"/>
        <w:rPr>
          <w:ins w:id="137" w:author="23127PN0CC" w:date="2025-10-03T11:22:00Z"/>
        </w:rPr>
      </w:pPr>
    </w:p>
    <w:p w14:paraId="453FEB98">
      <w:pPr>
        <w:pStyle w:val="style0"/>
        <w:ind w:firstLineChars="200"/>
        <w:rPr>
          <w:ins w:id="138" w:author="23127PN0CC" w:date="2025-10-03T11:22:00Z"/>
        </w:rPr>
      </w:pPr>
    </w:p>
    <w:p w14:paraId="C692ECDA">
      <w:pPr>
        <w:pStyle w:val="style0"/>
        <w:ind w:firstLineChars="200"/>
        <w:rPr>
          <w:ins w:id="139" w:author="23127PN0CC" w:date="2025-10-03T11:22:00Z"/>
        </w:rPr>
      </w:pPr>
    </w:p>
    <w:p w14:paraId="612BEBF7">
      <w:pPr>
        <w:pStyle w:val="style0"/>
        <w:ind w:firstLineChars="200"/>
        <w:rPr>
          <w:ins w:id="140" w:author="23127PN0CC" w:date="2025-10-03T11:22:00Z"/>
        </w:rPr>
      </w:pPr>
    </w:p>
    <w:p w14:paraId="4CF011A6">
      <w:pPr>
        <w:pStyle w:val="style0"/>
        <w:ind w:firstLineChars="200"/>
        <w:rPr>
          <w:ins w:id="141" w:author="23127PN0CC" w:date="2025-10-03T11:22:00Z"/>
        </w:rPr>
      </w:pPr>
    </w:p>
    <w:p w14:paraId="0FE621CC">
      <w:pPr>
        <w:pStyle w:val="style0"/>
        <w:ind w:firstLineChars="200"/>
        <w:rPr>
          <w:ins w:id="142" w:author="23127PN0CC" w:date="2025-10-03T11:22:00Z"/>
        </w:rPr>
      </w:pPr>
    </w:p>
    <w:p w14:paraId="1DA89DB8">
      <w:pPr>
        <w:pStyle w:val="style0"/>
        <w:ind w:firstLineChars="200"/>
        <w:rPr>
          <w:ins w:id="143" w:author="23127PN0CC" w:date="2025-10-03T11:22:00Z"/>
        </w:rPr>
      </w:pPr>
    </w:p>
    <w:p w14:paraId="6CF888C1">
      <w:pPr>
        <w:pStyle w:val="style0"/>
        <w:ind w:firstLineChars="0"/>
        <w:rPr/>
        <w:pPrChange w:id="144" w:author="23127PN0CC" w:date="2025-10-03T11:22:00Z">
          <w:pPr>
            <w:pStyle w:val="style0"/>
            <w:ind w:firstLineChars="200"/>
          </w:pPr>
        </w:pPrChange>
      </w:pPr>
      <w:ins w:id="145" w:author="23127PN0CC" w:date="2025-10-03T11:22:00Z">
        <w:r w:rsidR="401D95A0">
          <w:rPr/>
          <w:drawing>
            <wp:inline distL="114300" distT="0" distB="0" distR="114300">
              <wp:extent cx="5219561" cy="5717427"/>
              <wp:effectExtent l="0" t="0" r="0" b="0"/>
              <wp:docPr id="1026" name="Image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"/>
                      <pic:cNvPicPr/>
                    </pic:nvPicPr>
                    <pic:blipFill>
                      <a:blip r:embed="rId2" cstate="print"/>
                      <a:srcRect l="0" t="0" r="0" b="0"/>
                      <a:stretch/>
                    </pic:blipFill>
                    <pic:spPr>
                      <a:xfrm rot="0">
                        <a:off x="0" y="0"/>
                        <a:ext cx="5219561" cy="5717427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2948</Words>
  <Characters>2948</Characters>
  <Application>WPS Office</Application>
  <Paragraphs>77</Paragraphs>
  <CharactersWithSpaces>2948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2025-10-02T20:29:24Z</dcterms:created>
  <dc:creator>23127PN0CC</dc:creator>
  <lastModifiedBy>23127PN0CC</lastModifiedBy>
  <dcterms:modified xsi:type="dcterms:W3CDTF">2025-10-03T03:23:14Z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072c3c32bcef403a90b90fe813251412_23</vt:lpwstr>
  </property>
</Properties>
</file>